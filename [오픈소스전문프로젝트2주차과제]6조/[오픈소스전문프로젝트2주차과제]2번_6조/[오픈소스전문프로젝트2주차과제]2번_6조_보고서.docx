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  <w:lang w:eastAsia="ko-KR"/>
        </w:rPr>
      </w:pPr>
      <w:ins w:id="442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  <w:lang w:eastAsia="ko-KR"/>
          </w:rPr>
          <w:t xml:space="preserve">오픈소스전문프로젝트 2주차 2번과제</w:t>
        </w:r>
      </w:ins>
      <w:del w:id="2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>2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  <w:lang w:eastAsia="ko-KR"/>
        </w:rPr>
      </w:pPr>
    </w:p>
    <w:p>
      <w:pPr>
        <w:spacing w:lineRule="auto" w:line="259"/>
        <w:rPr>
          <w:color w:val="auto"/>
          <w:sz w:val="24"/>
          <w:szCs w:val="24"/>
          <w:rFonts w:ascii="맑은 고딕" w:eastAsia="맑은 고딕" w:hAnsi="맑은 고딕" w:cs="맑은 고딕"/>
          <w:rPrChange w:id="-1" w:date="1975-04-04T12:00:00Z"/>
        </w:rPr>
      </w:pPr>
      <w:del w:id="2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17:06:00Z">
              <w:rPr/>
            </w:rPrChange>
            <w:lang w:eastAsia="ko-KR"/>
          </w:rPr>
          <w:delText xml:space="preserve">016038012 고우영</w:delText>
        </w:r>
      </w:del>
      <w:ins w:id="438" w:author="tloz" w:date="2020-03-28T17:06:00Z">
        <w:r>
          <w:rPr>
            <w:color w:val="auto"/>
            <w:sz w:val="24"/>
            <w:szCs w:val="24"/>
            <w:rFonts w:ascii="맑은 고딕" w:eastAsia="맑은 고딕" w:hAnsi="맑은 고딕" w:cs="맑은 고딕"/>
            <w:rPrChange w:id="-1" w:date="1975-04-04T12:00:00Z"/>
          </w:rPr>
          <w:t xml:space="preserve">2016038036 김선준</w:t>
        </w:r>
      </w:ins>
    </w:p>
    <w:p>
      <w:pPr>
        <w:jc w:val="both"/>
        <w:spacing w:lineRule="auto" w:line="259" w:after="160"/>
        <w:rPr>
          <w:color w:val="auto"/>
          <w:sz w:val="36"/>
          <w:szCs w:val="36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color w:val="auto"/>
            <w:sz w:val="36"/>
            <w:szCs w:val="36"/>
            <w:rFonts w:ascii="맑은 고딕" w:eastAsia="맑은 고딕" w:hAnsi="맑은 고딕" w:cs="맑은 고딕"/>
            <w:rPrChange w:id="0" w:author="tloz" w:date="2020-03-28T17:07:00Z">
              <w:rPr>
                <w:color w:val="auto"/>
                <w:sz w:val="32"/>
                <w:szCs w:val="32"/>
                <w:rFonts w:ascii="맑은 고딕" w:eastAsia="맑은 고딕" w:hAnsi="맑은 고딕" w:cs="맑은 고딕"/>
                <w:rPrChange w:id="-1" w:date="1975-04-04T12:00:00Z"/>
              </w:rPr>
            </w:rPrChange>
          </w:rPr>
          <w:t xml:space="preserve">1.프로젝트 생성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프로젝트의 정보 입력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Application Name : 프로젝트의 이름과 동일하다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Company Domain : 필자가 가정한 가상 주소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anchor distT="0" distB="0" distL="114300" distR="114300" simplePos="0" relativeHeight="251624969" behindDoc="0" locked="0" layoutInCell="1" allowOverlap="1">
            <wp:simplePos x="0" y="0"/>
            <wp:positionH relativeFrom="column">
              <wp:posOffset>-24770</wp:posOffset>
            </wp:positionH>
            <wp:positionV relativeFrom="paragraph">
              <wp:posOffset>288929</wp:posOffset>
            </wp:positionV>
            <wp:extent cx="3736340" cy="2836545"/>
            <wp:effectExtent l="0" t="0" r="0" b="0"/>
            <wp:wrapNone/>
            <wp:docPr id="96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sksms/AppData/Roaming/PolarisOffice/ETemp/3848_19062808/fImage2386696638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837180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ins w:id="438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Project location : 적당한 폴더 지정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b w:val="0"/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b w:val="0"/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Select the form factors and minimum SDK 항목에서 앱을 실행할 환경 선택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b w:val="0"/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 (사진에선 Phone and Tablet)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721100" cy="2826385"/>
            <wp:effectExtent l="0" t="0" r="0" b="0"/>
            <wp:docPr id="9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ksms/AppData/Roaming/PolarisOffice/ETemp/3848_19062808/fImage328419787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827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Empty Activity 선택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835400" cy="2918460"/>
            <wp:effectExtent l="0" t="0" r="0" b="0"/>
            <wp:docPr id="98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ksms/AppData/Roaming/PolarisOffice/ETemp/3848_19062808/fImage3811498166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919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b w:val="0"/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b w:val="0"/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Configure Activity 창도 디폴트로 설정</w:t>
        </w:r>
      </w:ins>
    </w:p>
    <w:p>
      <w:pPr>
        <w:jc w:val="both"/>
        <w:spacing w:lineRule="auto" w:line="259" w:after="160"/>
        <w:rPr>
          <w:b w:val="0"/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b w:val="0"/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(Activity Name : 기본 소스인 Java 파일 이름으로 지정,</w:t>
        </w:r>
      </w:ins>
    </w:p>
    <w:p>
      <w:pPr>
        <w:jc w:val="both"/>
        <w:spacing w:lineRule="auto" w:line="259" w:after="160"/>
        <w:rPr>
          <w:b w:val="0"/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b w:val="0"/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 Layout Name : 기본 화면인 XML 파일 이름으로 지정)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959225" cy="3011170"/>
            <wp:effectExtent l="0" t="0" r="0" b="0"/>
            <wp:docPr id="99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ksms/AppData/Roaming/PolarisOffice/ETemp/3848_19062808/fImage261149937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011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38" w:author="tloz" w:date="2020-03-28T17:0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>생성완료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4873625" cy="2524125"/>
            <wp:effectExtent l="0" t="0" r="0" b="0"/>
            <wp:docPr id="100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ksms/AppData/Roaming/PolarisOffice/ETemp/3848_19062808/fImage6491010038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2524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40"/>
          <w:szCs w:val="4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5" w:author="kanged" w:date="2020-03-28T05:16:00Z">
        <w:r>
          <w:rPr>
            <w:color w:val="auto"/>
            <w:sz w:val="40"/>
            <w:szCs w:val="40"/>
            <w:rFonts w:ascii="맑은 고딕" w:eastAsia="맑은 고딕" w:hAnsi="맑은 고딕" w:cs="맑은 고딕"/>
            <w:rPrChange w:id="0" w:author="tloz" w:date="2020-03-28T05:46:00Z">
              <w:rPr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  <w:lang w:eastAsia="ko-KR"/>
          </w:rPr>
          <w:delText xml:space="preserve">4. 아이콘 변경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9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(1) </w:delText>
        </w:r>
      </w:del>
      <w:del w:id="9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>아이</w:delText>
        </w:r>
      </w:del>
      <w:del w:id="11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콘 </w:delText>
        </w:r>
      </w:del>
      <w:del w:id="11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>세팅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r>
        <w:rPr>
          <w:sz w:val="20"/>
        </w:rPr>
        <w:drawing>
          <wp:inline distT="0" distB="0" distL="0" distR="0">
            <wp:extent cx="3740785" cy="3649980"/>
            <wp:effectExtent l="9525" t="9525" r="9525" b="9525"/>
            <wp:docPr id="9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ksms/AppData/Roaming/PolarisOffice/ETemp/3848_19062808/image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5061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18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기본적으로 PNG파일에 96*96을 기본으로 합니다.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23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(2) 아이콘 추가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r>
        <w:rPr>
          <w:sz w:val="20"/>
        </w:rPr>
        <w:drawing>
          <wp:inline distT="0" distB="0" distL="0" distR="0">
            <wp:extent cx="5732145" cy="1014095"/>
            <wp:effectExtent l="9525" t="9525" r="9525" b="9525"/>
            <wp:docPr id="10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ksms/AppData/Roaming/PolarisOffice/ETemp/3848_19062808/image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01473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28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이때 아이콘의 이름</w:delText>
        </w:r>
      </w:del>
      <w:del w:id="28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을 모</w:delText>
        </w:r>
      </w:del>
      <w:del w:id="30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두 영어 소문자로 해야합니다.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35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(3) 코드 추가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r>
        <w:rPr>
          <w:sz w:val="20"/>
        </w:rPr>
        <w:drawing>
          <wp:inline distT="0" distB="0" distL="0" distR="0">
            <wp:extent cx="5732145" cy="2161540"/>
            <wp:effectExtent l="9525" t="9525" r="9525" b="9525"/>
            <wp:docPr id="11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ksms/AppData/Roaming/PolarisOffice/ETemp/3848_19062808/image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62175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40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>getSupportActionBar().setDisplayShowHomeEnabled(true);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43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>getSupportActionBar().setIcon(R.drawable.icon);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46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사진의 자리에 두줄의 코드를 추가해줍니다.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50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(4) 변경 완료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r>
        <w:rPr>
          <w:sz w:val="20"/>
        </w:rPr>
        <w:drawing>
          <wp:inline distT="0" distB="0" distL="0" distR="0">
            <wp:extent cx="3101975" cy="937895"/>
            <wp:effectExtent l="9525" t="9525" r="9525" b="9525"/>
            <wp:docPr id="12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ksms/AppData/Roaming/PolarisOffice/ETemp/3848_19062808/image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938530"/>
                    </a:xfrm>
                    <a:prstGeom prst="rect"/>
                    <a:ln cap="flat" cmpd="sng">
                      <a:solidFill>
                        <a:prstClr val="black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05:46:00Z">
            <w:rPr/>
          </w:rPrChange>
          <w:lang w:eastAsia="ko-KR"/>
        </w:rPr>
      </w:pPr>
      <w:del w:id="55" w:author="kanged" w:date="2020-03-28T05:16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0" w:author="tloz" w:date="2020-03-28T05:46:00Z">
              <w:rPr/>
            </w:rPrChange>
            <w:lang w:eastAsia="ko-KR"/>
          </w:rPr>
          <w:delText xml:space="preserve">실행 시 아이콘이 표시됩니다.</w:delText>
        </w:r>
      </w:del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rPrChange w:id="0" w:author="tloz" w:date="2020-03-28T16:12:00Z">
            <w:rPr/>
          </w:rPrChange>
          <w:lang w:eastAsia="ko-KR"/>
        </w:rPr>
      </w:pP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ins w:id="58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2</w:t>
        </w:r>
      </w:ins>
      <w:ins w:id="60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0</w:t>
        </w:r>
      </w:ins>
      <w:ins w:id="62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1</w:t>
        </w:r>
      </w:ins>
      <w:ins w:id="64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6</w:t>
        </w:r>
      </w:ins>
      <w:ins w:id="66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0</w:t>
        </w:r>
      </w:ins>
      <w:ins w:id="68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3</w:t>
        </w:r>
      </w:ins>
      <w:ins w:id="70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8</w:t>
        </w:r>
      </w:ins>
      <w:ins w:id="72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0</w:t>
        </w:r>
      </w:ins>
      <w:ins w:id="74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1</w:t>
        </w:r>
      </w:ins>
      <w:ins w:id="76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1</w:t>
        </w:r>
      </w:ins>
      <w:ins w:id="78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 xml:space="preserve"> </w:t>
        </w:r>
      </w:ins>
      <w:ins w:id="80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강</w:t>
        </w:r>
      </w:ins>
      <w:ins w:id="82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동</w:t>
        </w:r>
      </w:ins>
      <w:ins w:id="84" w:author="kanged" w:date="2020-03-28T05:17:00Z">
        <w:r>
          <w:rPr>
            <w:sz w:val="24"/>
            <w:szCs w:val="24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일</w:t>
        </w:r>
      </w:ins>
    </w:p>
    <w:p>
      <w:pPr>
        <w:spacing w:lineRule="auto" w:line="259"/>
        <w:rPr>
          <w:sz w:val="40"/>
          <w:szCs w:val="40"/>
          <w:rFonts w:ascii="맑은 고딕" w:eastAsia="맑은 고딕" w:hAnsi="맑은 고딕" w:cs="맑은 고딕" w:hint="eastAsia"/>
          <w:rPrChange w:id="1" w:author="kanged" w:date="2020-03-28T05:17:00Z">
            <w:rPr>
              <w:rtl w:val="0"/>
              <w:color w:val="auto"/>
              <w:sz w:val="20"/>
              <w:szCs w:val="20"/>
              <w:rFonts w:ascii="맑은 고딕" w:eastAsia="맑은 고딕" w:hAnsi="맑은 고딕" w:cs="맑은 고딕" w:hint="eastAsia"/>
            </w:rPr>
          </w:rPrChange>
        </w:rPr>
      </w:pPr>
      <w:ins w:id="87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2</w:t>
        </w:r>
      </w:ins>
      <w:ins w:id="89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.</w:t>
        </w:r>
      </w:ins>
      <w:ins w:id="91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 xml:space="preserve"> </w:t>
        </w:r>
      </w:ins>
      <w:ins w:id="93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화</w:t>
        </w:r>
      </w:ins>
      <w:ins w:id="95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면</w:t>
        </w:r>
      </w:ins>
      <w:ins w:id="97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 xml:space="preserve"> </w:t>
        </w:r>
      </w:ins>
      <w:ins w:id="99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디</w:t>
        </w:r>
      </w:ins>
      <w:ins w:id="101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자</w:t>
        </w:r>
      </w:ins>
      <w:ins w:id="103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인</w:t>
        </w:r>
      </w:ins>
      <w:ins w:id="105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 xml:space="preserve"> </w:t>
        </w:r>
      </w:ins>
      <w:ins w:id="107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및</w:t>
        </w:r>
      </w:ins>
      <w:ins w:id="109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 xml:space="preserve"> </w:t>
        </w:r>
      </w:ins>
      <w:ins w:id="111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편</w:t>
        </w:r>
      </w:ins>
      <w:ins w:id="113" w:author="kanged" w:date="2020-03-28T05:17:00Z">
        <w:r>
          <w:rPr>
            <w:sz w:val="40"/>
            <w:szCs w:val="40"/>
            <w:rFonts w:ascii="맑은 고딕" w:eastAsia="맑은 고딕" w:hAnsi="맑은 고딕" w:cs="맑은 고딕"/>
            <w:rPrChange w:id="1" w:author="kanged" w:date="2020-03-28T05:17:00Z">
              <w:rPr>
                <w:rtl w:val="0"/>
                <w:color w:val="auto"/>
                <w:sz w:val="20"/>
                <w:szCs w:val="20"/>
                <w:rFonts w:ascii="맑은 고딕" w:eastAsia="맑은 고딕" w:hAnsi="맑은 고딕" w:cs="맑은 고딕"/>
              </w:rPr>
            </w:rPrChange>
          </w:rPr>
          <w:t>집</w:t>
        </w:r>
      </w:ins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r>
        <w:rPr>
          <w:sz w:val="20"/>
        </w:rPr>
        <w:drawing>
          <wp:inline distT="0" distB="0" distL="0" distR="0">
            <wp:extent cx="4060190" cy="2249805"/>
            <wp:effectExtent l="0" t="0" r="0" b="0"/>
            <wp:docPr id="13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sksms/AppData/Roaming/PolarisOffice/ETemp/3848_19062808/image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250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ins w:id="115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(</w:t>
        </w:r>
      </w:ins>
      <w:ins w:id="116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1</w:t>
        </w:r>
      </w:ins>
      <w:ins w:id="117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)</w:t>
        </w:r>
      </w:ins>
      <w:ins w:id="118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19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우</w:t>
        </w:r>
      </w:ins>
      <w:ins w:id="120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선</w:t>
        </w:r>
      </w:ins>
      <w:ins w:id="121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적</w:t>
        </w:r>
      </w:ins>
      <w:ins w:id="122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으</w:t>
        </w:r>
      </w:ins>
      <w:ins w:id="123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로</w:t>
        </w:r>
      </w:ins>
      <w:ins w:id="124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25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이</w:t>
        </w:r>
      </w:ins>
      <w:ins w:id="126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전</w:t>
        </w:r>
      </w:ins>
      <w:ins w:id="127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에</w:t>
        </w:r>
      </w:ins>
      <w:ins w:id="128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29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설</w:t>
        </w:r>
      </w:ins>
      <w:ins w:id="130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정</w:t>
        </w:r>
      </w:ins>
      <w:ins w:id="131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한</w:t>
        </w:r>
      </w:ins>
      <w:ins w:id="132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33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A</w:t>
        </w:r>
      </w:ins>
      <w:ins w:id="134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V</w:t>
        </w:r>
      </w:ins>
      <w:ins w:id="135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D</w:t>
        </w:r>
      </w:ins>
      <w:ins w:id="136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의</w:t>
        </w:r>
      </w:ins>
      <w:ins w:id="137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38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화</w:t>
        </w:r>
      </w:ins>
      <w:ins w:id="139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면</w:t>
        </w:r>
      </w:ins>
      <w:ins w:id="140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으</w:t>
        </w:r>
      </w:ins>
      <w:ins w:id="141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로</w:t>
        </w:r>
      </w:ins>
      <w:ins w:id="142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43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설</w:t>
        </w:r>
      </w:ins>
      <w:ins w:id="144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정</w:t>
        </w:r>
      </w:ins>
      <w:ins w:id="145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합</w:t>
        </w:r>
      </w:ins>
      <w:ins w:id="146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니</w:t>
        </w:r>
      </w:ins>
      <w:ins w:id="147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다</w:t>
        </w:r>
      </w:ins>
      <w:ins w:id="148" w:author="kanged" w:date="2020-03-28T05:20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4" behindDoc="0" locked="0" layoutInCell="1" allowOverlap="1">
                <wp:simplePos x="0" y="0"/>
                <wp:positionH relativeFrom="column">
                  <wp:posOffset>892179</wp:posOffset>
                </wp:positionH>
                <wp:positionV relativeFrom="paragraph">
                  <wp:posOffset>248290</wp:posOffset>
                </wp:positionV>
                <wp:extent cx="2982595" cy="2256790"/>
                <wp:effectExtent l="12700" t="12700" r="12700" b="12700"/>
                <wp:wrapNone/>
                <wp:docPr id="14" name="shape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230" cy="22574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5400" cap="flat" cmpd="sng">
                          <a:solidFill>
                            <a:prstClr val="red"/>
                          </a:solidFill>
                          <a:prstDash val="solid"/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4" style="position:absolute;left:0;margin-left:70pt;mso-position-horizontal:absolute;mso-position-horizontal-relative:text;margin-top:20pt;mso-position-vertical:absolute;mso-position-vertical-relative:text;width:234.8pt;height:177.7pt;z-index:251624994" coordsize="2982595,2256790" adj="50000" path="m,l1491615,,1491615,2256790,2982595,2256790e" strokecolor="#ff0000" o:allowoverlap="1" strokeweight="2pt" filled="f">
                <v:stroke endarrow="block" endarrowwidth="medium" endarrowlength="midiu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3" behindDoc="0" locked="0" layoutInCell="1" allowOverlap="1">
                <wp:simplePos x="0" y="0"/>
                <wp:positionH relativeFrom="column">
                  <wp:posOffset>862970</wp:posOffset>
                </wp:positionH>
                <wp:positionV relativeFrom="paragraph">
                  <wp:posOffset>88905</wp:posOffset>
                </wp:positionV>
                <wp:extent cx="1596390" cy="94615"/>
                <wp:effectExtent l="12700" t="12700" r="12700" b="12700"/>
                <wp:wrapNone/>
                <wp:docPr id="15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97025" cy="9525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25400" cap="flat" cmpd="sng">
                          <a:solidFill>
                            <a:prstClr val="red"/>
                          </a:solidFill>
                          <a:prstDash val="solid"/>
                          <a:tailEnd type="triangle" w="med" len="med"/>
                        </a:ln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68pt;mso-position-horizontal:absolute;mso-position-horizontal-relative:text;margin-top:7pt;mso-position-vertical:absolute;mso-position-vertical-relative:text;width:125.7pt;height:7.4pt;flip:y;z-index:251624993" coordsize="1596390,94615" adj="50000" path="m,l798195,,798195,94615,1596390,94615e" strokecolor="#ff0000" o:allowoverlap="1" strokeweight="2pt" filled="f">
                <v:stroke endarrow="block" endarrowwidth="medium" endarrowlength="midium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24992" behindDoc="0" locked="0" layoutInCell="1" allowOverlap="1">
                <wp:simplePos x="0" y="0"/>
                <wp:positionH relativeFrom="column">
                  <wp:posOffset>13975</wp:posOffset>
                </wp:positionH>
                <wp:positionV relativeFrom="paragraph">
                  <wp:posOffset>190504</wp:posOffset>
                </wp:positionV>
                <wp:extent cx="870585" cy="834390"/>
                <wp:effectExtent l="25400" t="25400" r="25400" b="25400"/>
                <wp:wrapNone/>
                <wp:docPr id="16" name="shape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835025"/>
                        </a:xfrm>
                        <a:prstGeom prst="rect"/>
                        <a:noFill/>
                        <a:ln w="50800" cap="flat" cmpd="sng">
                          <a:solidFill>
                            <a:prstClr val="red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6" style="position:absolute;left:0;margin-left:1pt;mso-position-horizontal:absolute;mso-position-horizontal-relative:text;margin-top:15pt;mso-position-vertical:absolute;mso-position-vertical-relative:text;width:68.5pt;height:65.7pt;v-text-anchor:middle;z-index:251624992" coordsize="870585,834390" path="m,l870585,,870585,834390,,834390xe" strokecolor="#ff0000" o:allowoverlap="1" strokeweight="4pt" filled="f"/>
            </w:pict>
          </mc:Fallback>
        </mc:AlternateContent>
      </w:r>
      <w:r>
        <w:rPr>
          <w:sz w:val="20"/>
        </w:rPr>
        <w:drawing>
          <wp:inline distT="0" distB="0" distL="0" distR="0">
            <wp:extent cx="2458720" cy="2610485"/>
            <wp:effectExtent l="0" t="0" r="0" b="0"/>
            <wp:docPr id="17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sksms/AppData/Roaming/PolarisOffice/ETemp/3848_19062808/image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611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61135" cy="2607310"/>
            <wp:effectExtent l="0" t="0" r="0" b="0"/>
            <wp:docPr id="18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sksms/AppData/Roaming/PolarisOffice/ETemp/3848_19062808/image7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2607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376680" cy="1592580"/>
            <wp:effectExtent l="0" t="0" r="0" b="0"/>
            <wp:docPr id="19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sksms/AppData/Roaming/PolarisOffice/ETemp/3848_19062808/image8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7315" cy="1593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ins w:id="155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(</w:t>
        </w:r>
      </w:ins>
      <w:ins w:id="156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2</w:t>
        </w:r>
      </w:ins>
      <w:ins w:id="157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)</w:t>
        </w:r>
      </w:ins>
      <w:ins w:id="158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59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P</w:t>
        </w:r>
      </w:ins>
      <w:ins w:id="160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a</w:t>
        </w:r>
      </w:ins>
      <w:ins w:id="161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l</w:t>
        </w:r>
      </w:ins>
      <w:ins w:id="162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e</w:t>
        </w:r>
      </w:ins>
      <w:ins w:id="163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164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165" w:author="kanged" w:date="2020-03-28T05:2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e</w:t>
        </w:r>
      </w:ins>
      <w:ins w:id="166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창</w:t>
        </w:r>
      </w:ins>
      <w:ins w:id="167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에</w:t>
        </w:r>
      </w:ins>
      <w:ins w:id="168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서</w:t>
        </w:r>
      </w:ins>
      <w:ins w:id="169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70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W</w:t>
        </w:r>
      </w:ins>
      <w:ins w:id="171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i</w:t>
        </w:r>
      </w:ins>
      <w:ins w:id="172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d</w:t>
        </w:r>
      </w:ins>
      <w:ins w:id="173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g</w:t>
        </w:r>
      </w:ins>
      <w:ins w:id="174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e</w:t>
        </w:r>
      </w:ins>
      <w:ins w:id="175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176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s</w:t>
        </w:r>
      </w:ins>
      <w:ins w:id="177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부</w:t>
        </w:r>
      </w:ins>
      <w:ins w:id="178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분</w:t>
        </w:r>
      </w:ins>
      <w:ins w:id="179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과</w:t>
        </w:r>
      </w:ins>
      <w:ins w:id="180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81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B</w:t>
        </w:r>
      </w:ins>
      <w:ins w:id="182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u</w:t>
        </w:r>
      </w:ins>
      <w:ins w:id="183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184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185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o</w:t>
        </w:r>
      </w:ins>
      <w:ins w:id="186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n</w:t>
        </w:r>
      </w:ins>
      <w:ins w:id="187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s</w:t>
        </w:r>
      </w:ins>
      <w:ins w:id="188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부</w:t>
        </w:r>
      </w:ins>
      <w:ins w:id="189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분</w:t>
        </w:r>
      </w:ins>
      <w:ins w:id="190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에</w:t>
        </w:r>
      </w:ins>
      <w:ins w:id="191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서</w:t>
        </w:r>
      </w:ins>
      <w:ins w:id="192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93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원</w:t>
        </w:r>
      </w:ins>
      <w:ins w:id="194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하</w:t>
        </w:r>
      </w:ins>
      <w:ins w:id="195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는</w:t>
        </w:r>
      </w:ins>
      <w:ins w:id="196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197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것</w:t>
        </w:r>
      </w:ins>
      <w:ins w:id="198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을</w:t>
        </w:r>
      </w:ins>
      <w:ins w:id="199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00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D</w:t>
        </w:r>
      </w:ins>
      <w:ins w:id="201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r</w:t>
        </w:r>
      </w:ins>
      <w:ins w:id="202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a</w:t>
        </w:r>
      </w:ins>
      <w:ins w:id="203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g</w:t>
        </w:r>
      </w:ins>
      <w:ins w:id="204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합</w:t>
        </w:r>
      </w:ins>
      <w:ins w:id="205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니</w:t>
        </w:r>
      </w:ins>
      <w:ins w:id="206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다</w:t>
        </w:r>
      </w:ins>
      <w:ins w:id="207" w:author="kanged" w:date="2020-03-28T05:2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r>
        <w:rPr>
          <w:sz w:val="20"/>
        </w:rPr>
        <w:drawing>
          <wp:inline distT="0" distB="0" distL="0" distR="0">
            <wp:extent cx="4126230" cy="2286635"/>
            <wp:effectExtent l="0" t="0" r="0" b="0"/>
            <wp:docPr id="64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sksms/AppData/Roaming/PolarisOffice/ETemp/3848_19062808/image9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6865" cy="22872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501775" cy="2272030"/>
            <wp:effectExtent l="0" t="0" r="0" b="0"/>
            <wp:docPr id="6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sksms/AppData/Roaming/PolarisOffice/ETemp/3848_19062808/image10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22726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ins w:id="210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(</w:t>
        </w:r>
      </w:ins>
      <w:ins w:id="211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3</w:t>
        </w:r>
      </w:ins>
      <w:ins w:id="212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)</w:t>
        </w:r>
      </w:ins>
      <w:ins w:id="213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14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B</w:t>
        </w:r>
      </w:ins>
      <w:ins w:id="215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u</w:t>
        </w:r>
      </w:ins>
      <w:ins w:id="216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17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18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o</w:t>
        </w:r>
      </w:ins>
      <w:ins w:id="219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n</w:t>
        </w:r>
      </w:ins>
      <w:ins w:id="220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s</w:t>
        </w:r>
      </w:ins>
      <w:ins w:id="221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에</w:t>
        </w:r>
      </w:ins>
      <w:ins w:id="222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서</w:t>
        </w:r>
      </w:ins>
      <w:ins w:id="223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24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B</w:t>
        </w:r>
      </w:ins>
      <w:ins w:id="225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u</w:t>
        </w:r>
      </w:ins>
      <w:ins w:id="226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27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28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o</w:t>
        </w:r>
      </w:ins>
      <w:ins w:id="229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n</w:t>
        </w:r>
      </w:ins>
      <w:ins w:id="230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을</w:t>
        </w:r>
      </w:ins>
      <w:ins w:id="231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32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추</w:t>
        </w:r>
      </w:ins>
      <w:ins w:id="233" w:author="kanged" w:date="2020-03-28T05:2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가</w:t>
        </w:r>
      </w:ins>
      <w:ins w:id="234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합</w:t>
        </w:r>
      </w:ins>
      <w:ins w:id="235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니</w:t>
        </w:r>
      </w:ins>
      <w:ins w:id="236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다</w:t>
        </w:r>
      </w:ins>
      <w:ins w:id="237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  <w:ins w:id="238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39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이</w:t>
        </w:r>
      </w:ins>
      <w:ins w:id="240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후</w:t>
        </w:r>
      </w:ins>
      <w:ins w:id="241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42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자</w:t>
        </w:r>
      </w:ins>
      <w:ins w:id="243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신</w:t>
        </w:r>
      </w:ins>
      <w:ins w:id="244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이</w:t>
        </w:r>
      </w:ins>
      <w:ins w:id="245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46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원</w:t>
        </w:r>
      </w:ins>
      <w:ins w:id="247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하</w:t>
        </w:r>
      </w:ins>
      <w:ins w:id="248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는</w:t>
        </w:r>
      </w:ins>
      <w:ins w:id="249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50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크</w:t>
        </w:r>
      </w:ins>
      <w:ins w:id="251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기</w:t>
        </w:r>
      </w:ins>
      <w:ins w:id="252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로</w:t>
        </w:r>
      </w:ins>
      <w:ins w:id="253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54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설</w:t>
        </w:r>
      </w:ins>
      <w:ins w:id="255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정</w:t>
        </w:r>
      </w:ins>
      <w:ins w:id="256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합</w:t>
        </w:r>
      </w:ins>
      <w:ins w:id="257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니</w:t>
        </w:r>
      </w:ins>
      <w:ins w:id="258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다</w:t>
        </w:r>
      </w:ins>
      <w:ins w:id="259" w:author="kanged" w:date="2020-03-28T05:34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r>
        <w:rPr>
          <w:sz w:val="20"/>
        </w:rPr>
        <w:drawing>
          <wp:inline distT="0" distB="0" distL="0" distR="0">
            <wp:extent cx="1567180" cy="2299335"/>
            <wp:effectExtent l="0" t="0" r="0" b="0"/>
            <wp:docPr id="66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sksms/AppData/Roaming/PolarisOffice/ETemp/3848_19062808/image1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2299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151630" cy="2300605"/>
            <wp:effectExtent l="0" t="0" r="0" b="0"/>
            <wp:docPr id="67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sksms/AppData/Roaming/PolarisOffice/ETemp/3848_19062808/image1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3012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ins w:id="262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(</w:t>
        </w:r>
      </w:ins>
      <w:ins w:id="263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4</w:t>
        </w:r>
      </w:ins>
      <w:ins w:id="264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)</w:t>
        </w:r>
      </w:ins>
      <w:ins w:id="265" w:author="kanged" w:date="2020-03-28T05:39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66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B</w:t>
        </w:r>
      </w:ins>
      <w:ins w:id="267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u</w:t>
        </w:r>
      </w:ins>
      <w:ins w:id="268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69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70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o</w:t>
        </w:r>
      </w:ins>
      <w:ins w:id="271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n</w:t>
        </w:r>
      </w:ins>
      <w:ins w:id="272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을</w:t>
        </w:r>
      </w:ins>
      <w:ins w:id="273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74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추</w:t>
        </w:r>
      </w:ins>
      <w:ins w:id="275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가</w:t>
        </w:r>
      </w:ins>
      <w:ins w:id="276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하</w:t>
        </w:r>
      </w:ins>
      <w:ins w:id="277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면</w:t>
        </w:r>
      </w:ins>
      <w:ins w:id="278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79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a</w:t>
        </w:r>
      </w:ins>
      <w:ins w:id="280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c</w:t>
        </w:r>
      </w:ins>
      <w:ins w:id="281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82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i</w:t>
        </w:r>
      </w:ins>
      <w:ins w:id="283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v</w:t>
        </w:r>
      </w:ins>
      <w:ins w:id="284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i</w:t>
        </w:r>
      </w:ins>
      <w:ins w:id="285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286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y</w:t>
        </w:r>
      </w:ins>
      <w:ins w:id="287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_</w:t>
        </w:r>
      </w:ins>
      <w:ins w:id="288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m</w:t>
        </w:r>
      </w:ins>
      <w:ins w:id="289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a</w:t>
        </w:r>
      </w:ins>
      <w:ins w:id="290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i</w:t>
        </w:r>
      </w:ins>
      <w:ins w:id="291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n</w:t>
        </w:r>
      </w:ins>
      <w:ins w:id="292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  <w:ins w:id="293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x</w:t>
        </w:r>
      </w:ins>
      <w:ins w:id="294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m</w:t>
        </w:r>
      </w:ins>
      <w:ins w:id="295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l</w:t>
        </w:r>
      </w:ins>
      <w:ins w:id="296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에</w:t>
        </w:r>
      </w:ins>
      <w:ins w:id="297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도</w:t>
        </w:r>
      </w:ins>
      <w:ins w:id="298" w:author="kanged" w:date="2020-03-28T05:31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299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&lt;</w:t>
        </w:r>
      </w:ins>
      <w:ins w:id="300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B</w:t>
        </w:r>
      </w:ins>
      <w:ins w:id="301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u</w:t>
        </w:r>
      </w:ins>
      <w:ins w:id="302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303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t</w:t>
        </w:r>
      </w:ins>
      <w:ins w:id="304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o</w:t>
        </w:r>
      </w:ins>
      <w:ins w:id="305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n</w:t>
        </w:r>
      </w:ins>
      <w:ins w:id="306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307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  <w:ins w:id="308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  <w:ins w:id="309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  <w:ins w:id="310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311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/</w:t>
        </w:r>
      </w:ins>
      <w:ins w:id="312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&gt;</w:t>
        </w:r>
      </w:ins>
      <w:ins w:id="313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이</w:t>
        </w:r>
      </w:ins>
      <w:ins w:id="314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 xml:space="preserve"> </w:t>
        </w:r>
      </w:ins>
      <w:ins w:id="315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추</w:t>
        </w:r>
      </w:ins>
      <w:ins w:id="316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가</w:t>
        </w:r>
      </w:ins>
      <w:ins w:id="317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됩</w:t>
        </w:r>
      </w:ins>
      <w:ins w:id="318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니</w:t>
        </w:r>
      </w:ins>
      <w:ins w:id="319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다</w:t>
        </w:r>
      </w:ins>
      <w:ins w:id="320" w:author="kanged" w:date="2020-03-28T05:32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/>
          </w:rPr>
          <w:t>.</w:t>
        </w:r>
      </w:ins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  <w:ins w:id="321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&lt;</w:t>
        </w:r>
      </w:ins>
      <w:ins w:id="322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B</w:t>
        </w:r>
      </w:ins>
      <w:ins w:id="323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u</w:t>
        </w:r>
      </w:ins>
      <w:ins w:id="324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t</w:t>
        </w:r>
      </w:ins>
      <w:ins w:id="325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t</w:t>
        </w:r>
      </w:ins>
      <w:ins w:id="326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o</w:t>
        </w:r>
      </w:ins>
      <w:ins w:id="327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n</w:t>
        </w:r>
      </w:ins>
      <w:ins w:id="328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29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.</w:t>
        </w:r>
      </w:ins>
      <w:ins w:id="330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.</w:t>
        </w:r>
      </w:ins>
      <w:ins w:id="331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.</w:t>
        </w:r>
      </w:ins>
      <w:ins w:id="332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33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/</w:t>
        </w:r>
      </w:ins>
      <w:ins w:id="334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&gt;</w:t>
        </w:r>
      </w:ins>
      <w:ins w:id="335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를</w:t>
        </w:r>
      </w:ins>
      <w:ins w:id="336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37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지</w:t>
        </w:r>
      </w:ins>
      <w:ins w:id="338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우</w:t>
        </w:r>
      </w:ins>
      <w:ins w:id="339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게</w:t>
        </w:r>
      </w:ins>
      <w:ins w:id="340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41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되</w:t>
        </w:r>
      </w:ins>
      <w:ins w:id="342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면</w:t>
        </w:r>
      </w:ins>
      <w:ins w:id="343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44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D</w:t>
        </w:r>
      </w:ins>
      <w:ins w:id="345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e</w:t>
        </w:r>
      </w:ins>
      <w:ins w:id="346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s</w:t>
        </w:r>
      </w:ins>
      <w:ins w:id="347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i</w:t>
        </w:r>
      </w:ins>
      <w:ins w:id="348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g</w:t>
        </w:r>
      </w:ins>
      <w:ins w:id="349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n</w:t>
        </w:r>
      </w:ins>
      <w:ins w:id="350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에</w:t>
        </w:r>
      </w:ins>
      <w:ins w:id="351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서</w:t>
        </w:r>
      </w:ins>
      <w:ins w:id="352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도</w:t>
        </w:r>
      </w:ins>
      <w:ins w:id="353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54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B</w:t>
        </w:r>
      </w:ins>
      <w:ins w:id="355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u</w:t>
        </w:r>
      </w:ins>
      <w:ins w:id="356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t</w:t>
        </w:r>
      </w:ins>
      <w:ins w:id="357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t</w:t>
        </w:r>
      </w:ins>
      <w:ins w:id="358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o</w:t>
        </w:r>
      </w:ins>
      <w:ins w:id="359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n</w:t>
        </w:r>
      </w:ins>
      <w:ins w:id="360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이</w:t>
        </w:r>
      </w:ins>
      <w:ins w:id="361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62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사</w:t>
        </w:r>
      </w:ins>
      <w:ins w:id="363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라</w:t>
        </w:r>
      </w:ins>
      <w:ins w:id="364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집</w:t>
        </w:r>
      </w:ins>
      <w:ins w:id="365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니</w:t>
        </w:r>
      </w:ins>
      <w:ins w:id="366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다</w:t>
        </w:r>
      </w:ins>
      <w:ins w:id="367" w:author="kanged" w:date="2020-03-28T05:35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.</w:t>
        </w:r>
      </w:ins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</w:rPr>
      </w:pPr>
    </w:p>
    <w:p>
      <w:pPr>
        <w:spacing w:lineRule="auto" w:line="259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  <w:rPrChange w:id="-1" w:date="1975-04-04T12:00:00Z"/>
          <w:lang w:eastAsia="ko-KR"/>
        </w:rPr>
      </w:pPr>
      <w:r>
        <w:rPr>
          <w:sz w:val="20"/>
        </w:rPr>
        <w:drawing>
          <wp:inline distT="0" distB="0" distL="0" distR="0">
            <wp:extent cx="894080" cy="2052955"/>
            <wp:effectExtent l="0" t="0" r="0" b="0"/>
            <wp:docPr id="68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sksms/AppData/Roaming/PolarisOffice/ETemp/3848_19062808/image1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2053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ins w:id="369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70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(</w:t>
        </w:r>
      </w:ins>
      <w:ins w:id="371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5</w:t>
        </w:r>
      </w:ins>
      <w:ins w:id="372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)</w:t>
        </w:r>
      </w:ins>
      <w:ins w:id="373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74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[</w:t>
        </w:r>
      </w:ins>
      <w:ins w:id="375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F</w:t>
        </w:r>
      </w:ins>
      <w:ins w:id="376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i</w:t>
        </w:r>
      </w:ins>
      <w:ins w:id="377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l</w:t>
        </w:r>
      </w:ins>
      <w:ins w:id="378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e</w:t>
        </w:r>
      </w:ins>
      <w:ins w:id="379" w:author="kanged" w:date="2020-03-28T05:43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]</w:t>
        </w:r>
      </w:ins>
      <w:ins w:id="380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81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&gt;</w:t>
        </w:r>
      </w:ins>
      <w:ins w:id="382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83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[</w:t>
        </w:r>
      </w:ins>
      <w:ins w:id="384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S</w:t>
        </w:r>
      </w:ins>
      <w:ins w:id="385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a</w:t>
        </w:r>
      </w:ins>
      <w:ins w:id="386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v</w:t>
        </w:r>
      </w:ins>
      <w:ins w:id="387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e</w:t>
        </w:r>
      </w:ins>
      <w:ins w:id="388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89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A</w:t>
        </w:r>
      </w:ins>
      <w:ins w:id="390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l</w:t>
        </w:r>
      </w:ins>
      <w:ins w:id="391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l</w:t>
        </w:r>
      </w:ins>
      <w:ins w:id="392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]</w:t>
        </w:r>
      </w:ins>
      <w:ins w:id="393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94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또</w:t>
        </w:r>
      </w:ins>
      <w:ins w:id="395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는</w:t>
        </w:r>
      </w:ins>
      <w:ins w:id="396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397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C</w:t>
        </w:r>
      </w:ins>
      <w:ins w:id="398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t</w:t>
        </w:r>
      </w:ins>
      <w:ins w:id="399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r</w:t>
        </w:r>
      </w:ins>
      <w:ins w:id="400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l</w:t>
        </w:r>
      </w:ins>
      <w:ins w:id="401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+</w:t>
        </w:r>
      </w:ins>
      <w:ins w:id="402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S</w:t>
        </w:r>
      </w:ins>
      <w:ins w:id="403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404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로</w:t>
        </w:r>
      </w:ins>
      <w:ins w:id="405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406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작</w:t>
        </w:r>
      </w:ins>
      <w:ins w:id="407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업</w:t>
        </w:r>
      </w:ins>
      <w:ins w:id="408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한</w:t>
        </w:r>
      </w:ins>
      <w:ins w:id="409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410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내</w:t>
        </w:r>
      </w:ins>
      <w:ins w:id="411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용</w:t>
        </w:r>
      </w:ins>
      <w:ins w:id="412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을</w:t>
        </w:r>
      </w:ins>
      <w:ins w:id="413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 xml:space="preserve"> </w:t>
        </w:r>
      </w:ins>
      <w:ins w:id="414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저</w:t>
        </w:r>
      </w:ins>
      <w:ins w:id="415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장</w:t>
        </w:r>
      </w:ins>
      <w:ins w:id="416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합</w:t>
        </w:r>
      </w:ins>
      <w:ins w:id="417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니</w:t>
        </w:r>
      </w:ins>
      <w:ins w:id="418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다</w:t>
        </w:r>
      </w:ins>
      <w:ins w:id="419" w:author="kanged" w:date="2020-03-28T05:46:00Z">
        <w:r>
          <w:rPr>
            <w:rtl w:val="0"/>
            <w:color w:val="auto"/>
            <w:sz w:val="20"/>
            <w:szCs w:val="20"/>
            <w:rFonts w:ascii="맑은 고딕" w:eastAsia="맑은 고딕" w:hAnsi="맑은 고딕" w:cs="맑은 고딕" w:hint="eastAsia"/>
          </w:rPr>
          <w:t>.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sz w:val="24"/>
          <w:szCs w:val="24"/>
          <w:rFonts w:ascii="맑은 고딕" w:eastAsia="맑은 고딕" w:hAnsi="맑은 고딕" w:cs="맑은 고딕"/>
          <w:rPrChange w:id="-1" w:date="1975-04-04T12:00:00Z"/>
          <w:lang w:eastAsia="ko-KR"/>
        </w:rPr>
        <w:wordWrap w:val="0"/>
        <w:snapToGrid w:val="on"/>
        <w:autoSpaceDE w:val="0"/>
        <w:autoSpaceDN w:val="0"/>
      </w:pPr>
      <w:ins w:id="434" w:author="tloz" w:date="2020-03-28T16:15:00Z">
        <w:r>
          <w:rPr>
            <w:sz w:val="24"/>
            <w:szCs w:val="24"/>
            <w:rFonts w:ascii="맑은 고딕" w:eastAsia="맑은 고딕" w:hAnsi="맑은 고딕" w:cs="맑은 고딕"/>
            <w:rPrChange w:id="0" w:author="tloz" w:date="2020-03-28T17:07:00Z">
              <w:rPr>
                <w:rFonts w:ascii="맑은 고딕" w:eastAsia="맑은 고딕" w:hAnsi="맑은 고딕" w:cs="맑은 고딕"/>
                <w:rPrChange w:id="-1" w:date="1975-04-04T12:00:00Z"/>
                <w:lang w:eastAsia="ko-KR"/>
              </w:rPr>
            </w:rPrChange>
            <w:lang w:eastAsia="ko-KR"/>
          </w:rPr>
          <w:t xml:space="preserve">2016038021 신익수</w:t>
        </w:r>
      </w:ins>
      <w:bookmarkStart w:id="1" w:name="_top"/>
      <w:bookmarkEnd w:id="1"/>
      <w:bookmarkStart w:id="2" w:name="_top0"/>
      <w:bookmarkEnd w:id="1"/>
      <w:bookmarkStart w:id="3" w:name="_top00"/>
      <w:bookmarkEnd w:id="1"/>
      <w:bookmarkStart w:id="4" w:name="_top000"/>
      <w:bookmarkEnd w:id="1"/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36"/>
          <w:szCs w:val="36"/>
          <w:rFonts w:ascii="맑은 고딕" w:eastAsia="맑은 고딕" w:hAnsi="맑은 고딕" w:cs="맑은 고딕"/>
          <w:rPrChange w:id="-1" w:date="1975-04-04T12:00:00Z"/>
        </w:rPr>
        <w:wordWrap w:val="0"/>
        <w:snapToGrid w:val="on"/>
        <w:autoSpaceDE w:val="0"/>
        <w:autoSpaceDN w:val="0"/>
      </w:pPr>
      <w:ins w:id="428" w:author="tloz" w:date="2020-03-28T16:15:00Z">
        <w:r>
          <w:rPr>
            <w:sz w:val="36"/>
            <w:szCs w:val="36"/>
            <w:rFonts w:ascii="맑은 고딕" w:eastAsia="맑은 고딕" w:hAnsi="맑은 고딕" w:cs="맑은 고딕"/>
            <w:rPrChange w:id="0" w:author="tloz" w:date="2020-03-28T16:15:00Z">
              <w:rPr>
                <w:rFonts w:ascii="맑은 고딕" w:eastAsia="맑은 고딕" w:hAnsi="맑은 고딕" w:cs="맑은 고딕"/>
                <w:rPrChange w:id="-1" w:date="1975-04-04T12:00:00Z"/>
                <w:lang w:eastAsia="ko-KR"/>
              </w:rPr>
            </w:rPrChange>
            <w:lang w:eastAsia="ko-KR"/>
          </w:rPr>
          <w:t>3.</w:t>
        </w:r>
      </w:ins>
      <w:ins w:id="423" w:author="tloz" w:date="2020-03-28T16:14:00Z">
        <w:r>
          <w:rPr>
            <w:color w:val="000000"/>
            <w:sz w:val="36"/>
            <w:szCs w:val="36"/>
            <w:rFonts w:ascii="함초롬바탕" w:eastAsia="함초롬바탕" w:hAnsi="함초롬바탕" w:cs="함초롬바탕"/>
            <w:rPrChange w:id="0" w:author="tloz" w:date="2020-03-28T16:15:00Z">
              <w:rPr>
                <w:color w:val="000000"/>
                <w:sz w:val="28"/>
                <w:szCs w:val="28"/>
                <w:rFonts w:ascii="함초롬바탕" w:eastAsia="함초롬바탕" w:hAnsi="함초롬바탕" w:cs="함초롬바탕"/>
                <w:rPrChange w:id="-1" w:date="1975-04-04T12:00:00Z"/>
              </w:rPr>
            </w:rPrChange>
          </w:rPr>
          <w:t xml:space="preserve">메인 Java코드 확인, 수정, 작성하는 방법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Hello Android프로그램의 메인 Java코드는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프로젝트 트리에서 app &gt; java &gt; com.example.user.helloandroid &gt; MainActivity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에서 볼 수 있다.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3459480" cy="2788920"/>
            <wp:effectExtent l="0" t="0" r="0" b="0"/>
            <wp:docPr id="77" name="그림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sksms/AppData/Roaming/PolarisOffice/ETemp/3848_19062808/fImage1381077960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7895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4960620" cy="2941320"/>
            <wp:effectExtent l="0" t="0" r="0" b="0"/>
            <wp:docPr id="78" name="그림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sksms/AppData/Roaming/PolarisOffice/ETemp/3848_19062808/fImage1570778825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941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br w:type="page"/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맑은 고딕" w:eastAsia="맑은 고딕" w:hAnsi="맑은 고딕" w:cs="맑은 고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8"/>
            <w:szCs w:val="28"/>
            <w:rFonts w:ascii="함초롬바탕" w:eastAsia="함초롬바탕" w:hAnsi="함초롬바탕" w:cs="함초롬바탕"/>
            <w:rPrChange w:id="-1" w:date="1975-04-04T12:00:00Z"/>
          </w:rPr>
          <w:t xml:space="preserve">프로젝트 실행, 확인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프로젝트의 실행은 여러 방법이 있다.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240" w:right="0" w:hanging="24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위에 메뉴 Run &gt; Run ‘app’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3134360" cy="1581150"/>
            <wp:effectExtent l="0" t="0" r="0" b="0"/>
            <wp:docPr id="79" name="그림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sksms/AppData/Roaming/PolarisOffice/ETemp/3848_19062808/fImage1184879185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412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581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2. 위 빠른 실행 메뉴 중 ▶ 모양의 Run ‘app’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2691130" cy="1962150"/>
            <wp:effectExtent l="0" t="0" r="0" b="0"/>
            <wp:docPr id="80" name="그림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sksms/AppData/Roaming/PolarisOffice/ETemp/3848_19062808/fImage79798098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962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3. Shift + F10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실행하면 이러한 어떤 기종으로 AVD를 실행할지 선택을 하는데 PIXEL로 실행하겠다.</w:t>
        </w:r>
      </w:ins>
      <w:r>
        <w:rPr>
          <w:sz w:val="20"/>
        </w:rPr>
        <w:drawing>
          <wp:inline distT="0" distB="0" distL="0" distR="0">
            <wp:extent cx="4297045" cy="1703070"/>
            <wp:effectExtent l="0" t="0" r="0" b="0"/>
            <wp:docPr id="81" name="그림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sksms/AppData/Roaming/PolarisOffice/ETemp/3848_19062808/fImage136158135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6256" b="4351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703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실행하게 되면 가상 안드로이드가 부팅 후 어플리케이션이 실행이 된다.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r>
        <w:rPr>
          <w:sz w:val="20"/>
        </w:rPr>
        <w:drawing>
          <wp:inline distT="0" distB="0" distL="0" distR="0">
            <wp:extent cx="2727325" cy="4719955"/>
            <wp:effectExtent l="0" t="0" r="0" b="0"/>
            <wp:docPr id="82" name="그림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sksms/AppData/Roaming/PolarisOffice/ETemp/3848_19062808/fImage6493682503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7205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체크박스, 스위치, 등의 버튼들이 잘 작동되는 것을 볼 수 있다.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</w:rPr>
        <w:wordWrap w:val="0"/>
        <w:snapToGrid w:val="on"/>
        <w:autoSpaceDE w:val="0"/>
        <w:autoSpaceDN w:val="0"/>
      </w:pPr>
      <w:r>
        <w:rPr>
          <w:sz w:val="20"/>
        </w:rPr>
        <w:pict>
          <v:oval id="_x0000_s84" type="#_x0000_t3" style="position:absolute;left:0;margin-left:137pt;mso-position-horizontal:absolute;mso-position-horizontal-relative:page;margin-top:579pt;mso-position-vertical:absolute;mso-position-vertical-relative:page;width:30.6pt;height:28.3pt;z-index:251624982" strokecolor="#ff0000" o:allowoverlap="1" strokeweight="2.80pt" filled="f">
            <v:textbox style="" inset="7pt,4pt,7pt,4pt">
              <w:txbxContent>
                <w:p>
                  <w:pPr>
                    <w:jc w:val="both"/>
                    <w:spacing w:lineRule="auto" w:line="259" w:after="160"/>
                    <w:rPr>
                      <w:color w:val="auto"/>
                      <w:sz w:val="20"/>
                      <w:szCs w:val="20"/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</w:p>
              </w:txbxContent>
            </v:textbox>
          </v:oval>
        </w:pict>
      </w:r>
      <w:r>
        <w:rPr>
          <w:sz w:val="20"/>
        </w:rPr>
        <w:pict>
          <v:oval id="_x0000_s83" type="#_x0000_t3" style="position:absolute;left:0;margin-left:425pt;mso-position-horizontal:absolute;mso-position-horizontal-relative:page;margin-top:554pt;mso-position-vertical:absolute;mso-position-vertical-relative:page;width:30.6pt;height:31.3pt;z-index:251624984" strokecolor="#ff0000" o:allowoverlap="1" strokeweight="2.80pt" filled="f">
            <v:textbox style="" inset="7pt,4pt,7pt,4pt">
              <w:txbxContent>
                <w:p>
                  <w:pPr>
                    <w:jc w:val="both"/>
                    <w:spacing w:lineRule="auto" w:line="259" w:after="160"/>
                    <w:rPr>
                      <w:color w:val="auto"/>
                      <w:sz w:val="20"/>
                      <w:szCs w:val="20"/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</w:p>
              </w:txbxContent>
            </v:textbox>
          </v:oval>
        </w:pict>
      </w:r>
      <w:r>
        <w:rPr>
          <w:sz w:val="20"/>
        </w:rPr>
        <w:drawing>
          <wp:inline distT="0" distB="0" distL="0" distR="0">
            <wp:extent cx="3709670" cy="2299970"/>
            <wp:effectExtent l="0" t="0" r="0" b="0"/>
            <wp:docPr id="85" name="그림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sksms/AppData/Roaming/PolarisOffice/ETemp/3848_19062808/fImage3734285261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300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489075" cy="2383790"/>
            <wp:effectExtent l="0" t="0" r="0" b="0"/>
            <wp:docPr id="86" name="그림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sksms/AppData/Roaming/PolarisOffice/ETemp/3848_19062808/fImage1397186726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6568" r="2736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2384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  <w:lang w:eastAsia="ko-KR"/>
        </w:rPr>
        <w:wordWrap w:val="0"/>
        <w:snapToGrid w:val="on"/>
        <w:autoSpaceDE w:val="0"/>
        <w:autoSpaceDN w:val="0"/>
      </w:pPr>
      <w:ins w:id="423" w:author="tloz" w:date="2020-03-28T16:14:00Z">
        <w:r>
          <w:rPr>
            <w:color w:val="000000"/>
            <w:sz w:val="20"/>
            <w:szCs w:val="20"/>
            <w:rFonts w:ascii="함초롬바탕" w:eastAsia="함초롬바탕" w:hAnsi="함초롬바탕" w:cs="함초롬바탕"/>
            <w:rPrChange w:id="-1" w:date="1975-04-04T12:00:00Z"/>
          </w:rPr>
          <w:t xml:space="preserve">아래쪽의 ◀버튼이나 우측 메뉴의 ◁버튼을 누르면 홈 화면으로 돌아갈 수 있다.</w:t>
        </w:r>
      </w:ins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color w:val="000000"/>
          <w:sz w:val="20"/>
          <w:szCs w:val="20"/>
          <w:rFonts w:ascii="함초롬바탕" w:eastAsia="함초롬바탕" w:hAnsi="함초롬바탕" w:cs="함초롬바탕"/>
          <w:rPrChange w:id="-1" w:date="1975-04-04T12:00:00Z"/>
          <w:lang w:eastAsia="ko-KR"/>
        </w:rPr>
        <w:wordWrap w:val="0"/>
        <w:snapToGrid w:val="on"/>
        <w:autoSpaceDE w:val="0"/>
        <w:autoSpaceDN w:val="0"/>
      </w:pPr>
    </w:p>
    <w:p>
      <w:pPr>
        <w:pStyle w:val="PO153"/>
        <w:jc w:val="both"/>
        <w:spacing w:lineRule="auto" w:line="384" w:before="0" w:after="0"/>
        <w:pBdr>
          <w:top w:val="nil" w:sz="2" w:space="1" w:color="000000"/>
          <w:bottom w:val="nil" w:sz="2" w:space="1" w:color="000000"/>
          <w:left w:val="nil" w:sz="2" w:space="4" w:color="000000"/>
          <w:right w:val="nil" w:sz="2" w:space="4" w:color="000000"/>
        </w:pBdr>
        <w:ind w:left="0" w:right="0" w:firstLine="0"/>
        <w:rPr>
          <w:rtl w:val="0"/>
          <w:color w:val="auto"/>
          <w:sz w:val="20"/>
          <w:szCs w:val="20"/>
          <w:rFonts w:ascii="맑은 고딕" w:eastAsia="맑은 고딕" w:hAnsi="맑은 고딕" w:cs="맑은 고딕" w:hint="eastAsia"/>
          <w:rPrChange w:id="-1" w:date="1975-04-04T12:00:00Z"/>
          <w:lang w:eastAsia="ko-KR"/>
        </w:rPr>
        <w:wordWrap w:val="0"/>
        <w:snapToGrid w:val="on"/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4"/>
          <w:szCs w:val="24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4"/>
            <w:szCs w:val="24"/>
            <w:rFonts w:ascii="맑은 고딕" w:eastAsia="맑은 고딕" w:hAnsi="맑은 고딕" w:cs="맑은 고딕"/>
            <w:rPrChange w:id="0" w:author="tloz" w:date="2020-03-28T17:07:00Z">
              <w:rPr>
                <w:color w:val="auto"/>
                <w:sz w:val="20"/>
                <w:szCs w:val="20"/>
                <w:rFonts w:ascii="맑은 고딕" w:eastAsia="맑은 고딕" w:hAnsi="맑은 고딕" w:cs="맑은 고딕"/>
                <w:rPrChange w:id="-1" w:date="1975-04-04T12:00:00Z"/>
              </w:rPr>
            </w:rPrChange>
          </w:rPr>
          <w:t xml:space="preserve">2016038012 고우영</w:t>
        </w:r>
      </w:ins>
    </w:p>
    <w:p>
      <w:pPr>
        <w:jc w:val="both"/>
        <w:spacing w:lineRule="auto" w:line="259" w:after="160"/>
        <w:rPr>
          <w:color w:val="auto"/>
          <w:sz w:val="40"/>
          <w:szCs w:val="4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40"/>
            <w:szCs w:val="40"/>
            <w:rFonts w:ascii="맑은 고딕" w:eastAsia="맑은 고딕" w:hAnsi="맑은 고딕" w:cs="맑은 고딕"/>
            <w:rPrChange w:id="-1" w:date="1975-04-04T12:00:00Z"/>
          </w:rPr>
          <w:t xml:space="preserve">4. 아이콘 변경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(1) 아이콘 세팅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740150" cy="3649345"/>
            <wp:effectExtent l="0" t="0" r="0" b="0"/>
            <wp:docPr id="72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sksms/AppData/Roaming/PolarisOffice/ETemp/3848_19062808/fImage6941072996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36499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기본적으로 PNG파일에 96*96을 기본으로 합니다.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(2) 아이콘 추가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013460"/>
            <wp:effectExtent l="0" t="0" r="0" b="0"/>
            <wp:docPr id="7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sksms/AppData/Roaming/PolarisOffice/ETemp/3848_19062808/fImage150177335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14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이때 아이콘의 이름을 모두 영어 소문자로 해야합니다.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(3) 코드 추가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160905"/>
            <wp:effectExtent l="0" t="0" r="0" b="0"/>
            <wp:docPr id="7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sksms/AppData/Roaming/PolarisOffice/ETemp/3848_19062808/fImage411257447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61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>getSupportActionBar().setDisplayShowHomeEnabled(true);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>getSupportActionBar().setIcon(R.drawable.icon);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사진의 자리에 두줄의 코드를 추가해줍니다.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(4) 변경 완료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3101340" cy="937260"/>
            <wp:effectExtent l="0" t="0" r="0" b="0"/>
            <wp:docPr id="7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sksms/AppData/Roaming/PolarisOffice/ETemp/3848_19062808/fImage212227584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937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  <w:ins w:id="422" w:author="tloz" w:date="2020-03-28T16:13:00Z">
        <w:r>
          <w:rPr>
            <w:color w:val="auto"/>
            <w:sz w:val="20"/>
            <w:szCs w:val="20"/>
            <w:rFonts w:ascii="맑은 고딕" w:eastAsia="맑은 고딕" w:hAnsi="맑은 고딕" w:cs="맑은 고딕"/>
            <w:rPrChange w:id="-1" w:date="1975-04-04T12:00:00Z"/>
          </w:rPr>
          <w:t xml:space="preserve">실행 시 아이콘이 표시됩니다.</w:t>
        </w:r>
      </w:ins>
    </w:p>
    <w:p>
      <w:pPr>
        <w:jc w:val="both"/>
        <w:spacing w:lineRule="auto" w:line="259" w:after="160"/>
        <w:rPr>
          <w:color w:val="auto"/>
          <w:sz w:val="20"/>
          <w:szCs w:val="20"/>
          <w:rFonts w:ascii="맑은 고딕" w:eastAsia="맑은 고딕" w:hAnsi="맑은 고딕" w:cs="맑은 고딕"/>
          <w:rPrChange w:id="-1" w:date="1975-04-04T12:00:00Z"/>
        </w:rPr>
        <w:autoSpaceDE w:val="0"/>
        <w:autoSpaceDN w:val="0"/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auto"/>
    <w:pitch w:val="default"/>
    <w:sig w:usb0="9000002f" w:usb1="29d77cfb" w:usb2="00000012" w:usb3="00000001" w:csb0="00080001" w:csb1="00000001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customStyle="1" w:styleId="PO151" w:type="character">
    <w:name w:val="풍선 도움말 텍스트 Char"/>
    <w:basedOn w:val="PO2"/>
    <w:uiPriority w:val="151"/>
    <w:rPr>
      <w:sz w:val="18"/>
      <w:szCs w:val="18"/>
      <w:rFonts w:asciiTheme="majorHAnsi" w:eastAsiaTheme="majorEastAsia" w:hAnsiTheme="majorHAnsi" w:cstheme="minorBidi"/>
    </w:rPr>
  </w:style>
  <w:style w:styleId="PO152" w:type="paragraph">
    <w:name w:val="Balloon Text"/>
    <w:basedOn w:val="PO1"/>
    <w:uiPriority w:val="152"/>
    <w:pPr>
      <w:spacing w:lineRule="auto" w:line="240" w:after="0"/>
      <w:rPr/>
    </w:pPr>
    <w:rPr>
      <w:sz w:val="18"/>
      <w:szCs w:val="18"/>
      <w:rFonts w:asciiTheme="majorHAnsi" w:eastAsiaTheme="majorEastAsia" w:hAnsiTheme="majorHAnsi" w:cstheme="minorBidi"/>
    </w:rPr>
  </w:style>
  <w:style w:default="1" w:styleId="PO153" w:type="paragraph">
    <w:name w:val="바탕글1"/>
    <w:uiPriority w:val="153"/>
    <w:pPr>
      <w:jc w:val="both"/>
      <w:spacing w:lineRule="auto" w:line="384" w:before="0" w:after="0"/>
      <w:pBdr>
        <w:top w:val="nil" w:sz="2" w:space="0" w:color="000000"/>
        <w:bottom w:val="nil" w:sz="2" w:space="0" w:color="000000"/>
        <w:left w:val="nil" w:sz="2" w:space="0" w:color="000000"/>
        <w:right w:val="nil" w:sz="2" w:space="0" w:color="000000"/>
      </w:pBdr>
      <w:ind w:left="0" w:right="0" w:firstLine="0"/>
      <w:rPr/>
      <w:wordWrap w:val="0"/>
      <w:snapToGrid w:val="on"/>
      <w:autoSpaceDE w:val="0"/>
      <w:autoSpaceDN w:val="0"/>
    </w:pPr>
    <w:rPr>
      <w:color w:val="000000"/>
      <w:sz w:val="20"/>
      <w:szCs w:val="20"/>
      <w:rFonts w:ascii="맑은 고딕" w:eastAsia="맑은 고딕" w:hAnsi="맑은 고딕" w:cs="맑은 고딕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866966389.png"></Relationship><Relationship Id="rId6" Type="http://schemas.openxmlformats.org/officeDocument/2006/relationships/image" Target="media/fImage32841978705.png"></Relationship><Relationship Id="rId7" Type="http://schemas.openxmlformats.org/officeDocument/2006/relationships/image" Target="media/fImage38114981665.png"></Relationship><Relationship Id="rId8" Type="http://schemas.openxmlformats.org/officeDocument/2006/relationships/image" Target="media/fImage26114993702.png"></Relationship><Relationship Id="rId9" Type="http://schemas.openxmlformats.org/officeDocument/2006/relationships/image" Target="media/fImage64910100380.png"></Relationship><Relationship Id="rId10" Type="http://schemas.openxmlformats.org/officeDocument/2006/relationships/image" Target="media/image1.png"></Relationship><Relationship Id="rId11" Type="http://schemas.openxmlformats.org/officeDocument/2006/relationships/image" Target="media/image2.png"></Relationship><Relationship Id="rId12" Type="http://schemas.openxmlformats.org/officeDocument/2006/relationships/image" Target="media/image3.png"></Relationship><Relationship Id="rId13" Type="http://schemas.openxmlformats.org/officeDocument/2006/relationships/image" Target="media/image4.png"></Relationship><Relationship Id="rId14" Type="http://schemas.openxmlformats.org/officeDocument/2006/relationships/image" Target="media/image5.png"></Relationship><Relationship Id="rId15" Type="http://schemas.openxmlformats.org/officeDocument/2006/relationships/image" Target="media/image6.png"></Relationship><Relationship Id="rId16" Type="http://schemas.openxmlformats.org/officeDocument/2006/relationships/image" Target="media/image7.png"></Relationship><Relationship Id="rId17" Type="http://schemas.openxmlformats.org/officeDocument/2006/relationships/image" Target="media/image8.png"></Relationship><Relationship Id="rId18" Type="http://schemas.openxmlformats.org/officeDocument/2006/relationships/image" Target="media/image9.png"></Relationship><Relationship Id="rId19" Type="http://schemas.openxmlformats.org/officeDocument/2006/relationships/image" Target="media/image10.png"></Relationship><Relationship Id="rId20" Type="http://schemas.openxmlformats.org/officeDocument/2006/relationships/image" Target="media/image12.png"></Relationship><Relationship Id="rId21" Type="http://schemas.openxmlformats.org/officeDocument/2006/relationships/image" Target="media/image11.png"></Relationship><Relationship Id="rId22" Type="http://schemas.openxmlformats.org/officeDocument/2006/relationships/image" Target="media/image13.png"></Relationship><Relationship Id="rId23" Type="http://schemas.openxmlformats.org/officeDocument/2006/relationships/image" Target="media/fImage13810779608.png"></Relationship><Relationship Id="rId24" Type="http://schemas.openxmlformats.org/officeDocument/2006/relationships/image" Target="media/fImage15707788251.png"></Relationship><Relationship Id="rId25" Type="http://schemas.openxmlformats.org/officeDocument/2006/relationships/image" Target="media/fImage11848791853.png"></Relationship><Relationship Id="rId26" Type="http://schemas.openxmlformats.org/officeDocument/2006/relationships/image" Target="media/fImage797980983.png"></Relationship><Relationship Id="rId27" Type="http://schemas.openxmlformats.org/officeDocument/2006/relationships/image" Target="media/fImage13615813517.png"></Relationship><Relationship Id="rId28" Type="http://schemas.openxmlformats.org/officeDocument/2006/relationships/image" Target="media/fImage64936825039.png"></Relationship><Relationship Id="rId29" Type="http://schemas.openxmlformats.org/officeDocument/2006/relationships/image" Target="media/fImage37342852615.png"></Relationship><Relationship Id="rId30" Type="http://schemas.openxmlformats.org/officeDocument/2006/relationships/image" Target="media/fImage13971867269.png"></Relationship><Relationship Id="rId31" Type="http://schemas.openxmlformats.org/officeDocument/2006/relationships/image" Target="media/fImage69410729967.png"></Relationship><Relationship Id="rId32" Type="http://schemas.openxmlformats.org/officeDocument/2006/relationships/image" Target="media/fImage15017733570.png"></Relationship><Relationship Id="rId33" Type="http://schemas.openxmlformats.org/officeDocument/2006/relationships/image" Target="media/fImage41125744727.png"></Relationship><Relationship Id="rId34" Type="http://schemas.openxmlformats.org/officeDocument/2006/relationships/image" Target="media/fImage21222758428.png"></Relationship><Relationship Id="rId3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tloz</dc:creator>
  <cp:lastModifiedBy>tloz</cp:lastModifiedBy>
  <cp:version>9.101.16.39231</cp:version>
  <dcterms:modified xsi:type="dcterms:W3CDTF">2020-03-28T05:46:39Z</dcterms:modified>
</cp:coreProperties>
</file>